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24.43603515625" w:firstLine="0"/>
        <w:jc w:val="right"/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47.999996185302734"/>
          <w:szCs w:val="4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47.999996185302734"/>
          <w:szCs w:val="47.999996185302734"/>
          <w:u w:val="none"/>
          <w:shd w:fill="auto" w:val="clear"/>
          <w:vertAlign w:val="baseline"/>
          <w:rtl w:val="0"/>
        </w:rPr>
        <w:t xml:space="preserve">PZISP 下载教程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6201171875" w:line="379.2850685119629" w:lineRule="auto"/>
        <w:ind w:left="3.84002685546875" w:right="-5.999755859375" w:firstLine="480"/>
        <w:jc w:val="left"/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ff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注意：要下载程序，前提条件是你必须使用 USB 线将开发板和电脑连接好，且安装好 CH340 驱动。</w:t>
      </w: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本软件支持普中 STM32F1 和 STM32F4 开发板程序下载。一：首先我们介绍下如何下载 STM32F4XX 程序 1.首先我们需要将普中 PZ6808L-F4 开发板上的下载切换端子短接到F4处（出厂的时候默认已经短接到 F4 处即左端），如下图：</w:t>
      </w: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5273040" cy="334518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45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013916015625" w:line="389.844388961792" w:lineRule="auto"/>
        <w:ind w:left="6.719970703125" w:right="1536.9781494140625" w:firstLine="480"/>
        <w:jc w:val="left"/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2.然后我们打开光盘目录“\5--开发工具\3. 程序烧入软件\普中自动下载软件”，如下图：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8462495803833" w:lineRule="auto"/>
        <w:ind w:left="512.8799438476562" w:right="1047.601318359375" w:hanging="38.39996337890625"/>
        <w:jc w:val="left"/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5274563" cy="1549908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563" cy="1549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鼠标双击该软件，弹出如下界面：（注意软件的版本号）（注意：此时默认你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1923828125" w:line="389.844388961792" w:lineRule="auto"/>
        <w:ind w:left="105.11993408203125" w:right="1542.31201171875" w:hanging="75.11993408203125"/>
        <w:jc w:val="left"/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已经安装好了 CH340 驱动，此时可以看到对应的串口号，我们这里显示的是“COM25 USB-SERIAL CH340 ”，你们电脑不一定是这个串口）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60040664672852" w:lineRule="auto"/>
        <w:ind w:left="488.6399841308594" w:right="507.601318359375" w:hanging="14.160003662109375"/>
        <w:jc w:val="left"/>
        <w:rPr>
          <w:ins w:author="Anonymous" w:id="0" w:date="2025-09-24T02:45:36Z"/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5269992" cy="3345181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9992" cy="3345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ins w:author="Anonymous" w:id="0" w:date="2025-09-24T02:45:3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60040664672852" w:lineRule="auto"/>
        <w:ind w:left="488.6399841308594" w:right="507.601318359375" w:hanging="14.160003662109375"/>
        <w:jc w:val="left"/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3.选择芯片类型为“STM32Fxxx Series”，（注意：下载F1 和F4 程序都是选</w:t>
      </w:r>
      <w:ins w:author="Anonymous" w:id="1" w:date="2025-09-24T02:47:01Z">
        <w:r w:rsidDel="00000000" w:rsidR="00000000" w:rsidRPr="00000000">
          <w:rPr>
            <w:rFonts w:ascii="SimSun" w:cs="SimSun" w:eastAsia="SimSun" w:hAnsi="SimSun"/>
            <w:b w:val="0"/>
            <w:i w:val="0"/>
            <w:smallCaps w:val="0"/>
            <w:strike w:val="0"/>
            <w:color w:val="000000"/>
            <w:sz w:val="23.999998092651367"/>
            <w:szCs w:val="23.999998092651367"/>
            <w:u w:val="none"/>
            <w:shd w:fill="auto" w:val="clear"/>
            <w:vertAlign w:val="baseline"/>
            <w:rtl w:val="0"/>
          </w:rPr>
          <w:t xml:space="preserve">9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2149658203125" w:line="209.86799240112305" w:lineRule="auto"/>
        <w:ind w:left="474.47998046875" w:right="1057.200927734375" w:hanging="468.7199401855469"/>
        <w:jc w:val="left"/>
        <w:rPr>
          <w:rFonts w:ascii="SimSun" w:cs="SimSun" w:eastAsia="SimSun" w:hAnsi="SimSun"/>
          <w:b w:val="0"/>
          <w:i w:val="0"/>
          <w:smallCaps w:val="0"/>
          <w:strike w:val="0"/>
          <w:color w:val="ff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择此芯片类型）如下图： </w:t>
      </w: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5268467" cy="3339084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8467" cy="3339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4.将波特率设置为“12800”（</w:t>
      </w: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ff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如果发现此波特率下载速度比较慢，可以提高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0447998046875" w:line="389.844388961792" w:lineRule="auto"/>
        <w:ind w:left="7.6800537109375" w:right="1701.5997314453125" w:hanging="2.880096435546875"/>
        <w:jc w:val="left"/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ff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波特率，如果下载失败，可以把波特率降低，总之选择一个能下载的波特率</w:t>
      </w: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），如下图：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93874549865723" w:lineRule="auto"/>
        <w:ind w:left="474.47998046875" w:right="1050" w:firstLine="0"/>
        <w:jc w:val="left"/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5273040" cy="3861816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61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其他的选项我们保持默认设置。下面点击“打开文件”，操作如下：</w:t>
      </w: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5268467" cy="3355848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8467" cy="3355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83251953125" w:line="389.844388961792" w:lineRule="auto"/>
        <w:ind w:left="2.87994384765625" w:right="1605.5999755859375" w:firstLine="480"/>
        <w:jc w:val="left"/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选择我们实验程序的 HEX 文件，点击“打开”即可选择好需要下载的程序，操作如下：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90485000610352" w:lineRule="auto"/>
        <w:ind w:left="474.47998046875" w:right="1054.801025390625" w:firstLine="0"/>
        <w:jc w:val="both"/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5269992" cy="4544568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9992" cy="4544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5268467" cy="3346704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8467" cy="3346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点击“程序下载”按钮即可完成程序下载。当程序下载完成会提示程序下载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1270141601562" w:line="240" w:lineRule="auto"/>
        <w:ind w:left="5.760040283203125" w:right="0" w:firstLine="0"/>
        <w:jc w:val="left"/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成功，操作如下：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4.47998046875" w:right="0" w:firstLine="0"/>
        <w:jc w:val="left"/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5269991" cy="334975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9991" cy="3349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.6220703125" w:line="389.8440456390381" w:lineRule="auto"/>
        <w:ind w:left="4.799957275390625" w:right="339.63623046875" w:firstLine="482.8800964355469"/>
        <w:jc w:val="left"/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二：最后我们介绍下如何下载 STM32F1XX 程序（</w:t>
      </w: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ff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同样要确保USB 线已将电脑和开发板连接，串口号显示</w:t>
      </w: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） 由于我们 PZ6808L-F4 开发板上集成了一块 STM32F103C8T6 芯片，所以也可以作为 STM32F1 程序的开发，所以也就涉及到 STM32F1 程序的下载问题。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075439453125" w:line="389.8439025878906" w:lineRule="auto"/>
        <w:ind w:left="2.87994384765625" w:right="1537.9400634765625" w:firstLine="498.7200927734375"/>
        <w:jc w:val="left"/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1. 首先我们需要将普中 PZ6808L-F4 开发板上的下载切换端子短接到F1处（</w:t>
      </w: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ff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出厂的时候默认已经短接到 F4 处即左端，现在只需要将它短接到右端即可</w:t>
      </w: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）,</w:t>
      </w: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ff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还需要一个短接片短接 JO 管脚。</w:t>
      </w: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如下图：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76646041870117" w:lineRule="auto"/>
        <w:ind w:left="414.47998046875" w:right="1112.401123046875" w:firstLine="0"/>
        <w:jc w:val="center"/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5271516" cy="3913632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1516" cy="3913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2.打开普中自动下载软件，选择芯片类型为“STM32Fxxx Series”，波特率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222412109375" w:line="389.8440456390381" w:lineRule="auto"/>
        <w:ind w:left="2.87994384765625" w:right="30" w:firstLine="4.80010986328125"/>
        <w:jc w:val="left"/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设置为 12800，点击“打开文件”按钮，选择 STM32F1 程序的HEX 文件（STM32F1程序在光盘目录“</w:t>
      </w: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ff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\4--实验程序\扩展实验</w:t>
      </w: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”内，文件名标注了STM32F1 的即可选择 HEX 下载）。此部分操作同 STM32F4 程序下载步骤一样。3.选择好 HEX 文件后，</w:t>
      </w: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ff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需先按一下开发板上 STM32F1 模块的复位按钮</w:t>
      </w: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，如下：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4878101348877" w:lineRule="auto"/>
        <w:ind w:left="5.760040283203125" w:right="234.000244140625" w:firstLine="0"/>
        <w:jc w:val="center"/>
        <w:rPr>
          <w:rFonts w:ascii="SimSun" w:cs="SimSun" w:eastAsia="SimSun" w:hAnsi="SimSun"/>
          <w:b w:val="0"/>
          <w:i w:val="0"/>
          <w:smallCaps w:val="0"/>
          <w:strike w:val="0"/>
          <w:color w:val="ff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5273040" cy="3998976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98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然后点击“普中自动下载软件”的“程序下载”按钮，提示程序下载成功即完成 STM32F1 程序的下载。</w:t>
      </w: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ff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如果要看到下载程序后的效果，需要将JO 短接片拔掉，然后再按一下复位键才能看到程序的效果。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80126953125" w:line="389.8436164855957" w:lineRule="auto"/>
        <w:ind w:left="0" w:right="781.199951171875" w:firstLine="483.84002685546875"/>
        <w:jc w:val="left"/>
        <w:rPr>
          <w:rFonts w:ascii="SimSun" w:cs="SimSun" w:eastAsia="SimSun" w:hAnsi="SimSun"/>
          <w:b w:val="0"/>
          <w:i w:val="0"/>
          <w:smallCaps w:val="0"/>
          <w:strike w:val="0"/>
          <w:color w:val="ff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ff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特别说明：为了开发板整体设计美观，考虑到使用STM32F4 开发板来开发F1 程序比较少，所以在这里 F1 下载的步骤稍微复杂一点，大家只要记住，在点击程序下载之前先按一下 STM32F1 上的复位按键，点击下载就可以了。</w:t>
      </w:r>
      <w:r w:rsidDel="00000000" w:rsidR="00000000" w:rsidRPr="00000000">
        <w:rPr>
          <w:rtl w:val="0"/>
        </w:rPr>
      </w:r>
    </w:p>
    <w:sectPr>
      <w:pgSz w:h="16820" w:w="11900" w:orient="portrait"/>
      <w:pgMar w:bottom="1973.82080078125" w:top="1443.399658203125" w:left="1805.52001953125" w:right="265.99975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SimSu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